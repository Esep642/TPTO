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FABCD" w14:textId="77777777" w:rsidR="00B952D2" w:rsidRPr="00B43293" w:rsidRDefault="00074C77">
      <w:pPr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</w:pPr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>Juego de tp de TO</w:t>
      </w:r>
    </w:p>
    <w:p w14:paraId="1E4E92E5" w14:textId="77777777" w:rsidR="00B43293" w:rsidRPr="00B43293" w:rsidRDefault="00B43293" w:rsidP="00B43293">
      <w:r>
        <w:t>En una run de prueba del juego las mediciones mostraron que en 1 minuto la pantalla se actualiz</w:t>
      </w:r>
      <w:ins w:id="0" w:author="Ricardo Moran" w:date="2018-06-14T08:01:00Z">
        <w:r w:rsidR="00463EA1">
          <w:t>ó</w:t>
        </w:r>
      </w:ins>
      <w:del w:id="1" w:author="Ricardo Moran" w:date="2018-06-14T08:01:00Z">
        <w:r w:rsidDel="00463EA1">
          <w:delText>o</w:delText>
        </w:r>
      </w:del>
      <w:r>
        <w:t xml:space="preserve"> tan solo 12 veces.</w:t>
      </w:r>
      <w:r>
        <w:br/>
        <w:t>El generador de perfiles de rendimiento mostr</w:t>
      </w:r>
      <w:ins w:id="2" w:author="Ricardo Moran" w:date="2018-06-14T08:01:00Z">
        <w:r w:rsidR="00463EA1">
          <w:t>ó</w:t>
        </w:r>
      </w:ins>
      <w:del w:id="3" w:author="Ricardo Moran" w:date="2018-06-14T08:01:00Z">
        <w:r w:rsidDel="00463EA1">
          <w:delText>o</w:delText>
        </w:r>
      </w:del>
      <w:r>
        <w:t xml:space="preserve"> lo siguiente:</w:t>
      </w:r>
    </w:p>
    <w:p w14:paraId="495F5A5E" w14:textId="77777777" w:rsidR="006A4FAB" w:rsidRDefault="006A4FAB">
      <w:pPr>
        <w:rPr>
          <w:ins w:id="4" w:author="User" w:date="2018-06-14T14:48:00Z"/>
          <w:noProof/>
          <w:lang w:eastAsia="es-AR"/>
        </w:rPr>
      </w:pPr>
    </w:p>
    <w:p w14:paraId="4766103E" w14:textId="22ED8735" w:rsidR="00074C77" w:rsidRDefault="00B43293">
      <w:r>
        <w:rPr>
          <w:noProof/>
          <w:lang w:eastAsia="es-AR"/>
        </w:rPr>
        <w:drawing>
          <wp:inline distT="0" distB="0" distL="0" distR="0" wp14:anchorId="56D4B132" wp14:editId="3B8DC8DB">
            <wp:extent cx="5610225" cy="2514600"/>
            <wp:effectExtent l="0" t="0" r="9525" b="0"/>
            <wp:docPr id="1" name="Picture 1" descr="C:\Users\User\Desktop\Profil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rofile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8"/>
                    <a:stretch/>
                  </pic:blipFill>
                  <pic:spPr bwMode="auto">
                    <a:xfrm>
                      <a:off x="0" y="0"/>
                      <a:ext cx="5610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560BC" w14:textId="77777777" w:rsidR="006A4FAB" w:rsidRPr="00896F8B" w:rsidRDefault="00424C73">
      <w:pPr>
        <w:rPr>
          <w:ins w:id="5" w:author="User" w:date="2018-06-14T14:48:00Z"/>
          <w:noProof/>
          <w:lang w:val="en-US" w:eastAsia="es-AR"/>
          <w:rPrChange w:id="6" w:author="User" w:date="2018-06-14T15:01:00Z">
            <w:rPr>
              <w:ins w:id="7" w:author="User" w:date="2018-06-14T14:48:00Z"/>
              <w:noProof/>
              <w:lang w:eastAsia="es-AR"/>
            </w:rPr>
          </w:rPrChange>
        </w:rPr>
      </w:pPr>
      <w:r w:rsidRPr="00424C73">
        <w:rPr>
          <w:lang w:val="en-US"/>
        </w:rPr>
        <w:t>Tras checkear  Game.PlayerShip.</w:t>
      </w:r>
      <w:commentRangeStart w:id="8"/>
      <w:r w:rsidRPr="00424C73">
        <w:rPr>
          <w:lang w:val="en-US"/>
        </w:rPr>
        <w:t xml:space="preserve">CheckForPowerUps </w:t>
      </w:r>
      <w:commentRangeEnd w:id="8"/>
      <w:r w:rsidR="00B721EE">
        <w:rPr>
          <w:rStyle w:val="CommentReference"/>
        </w:rPr>
        <w:commentReference w:id="8"/>
      </w:r>
      <w:r w:rsidRPr="00424C73">
        <w:rPr>
          <w:lang w:val="en-US"/>
        </w:rPr>
        <w:t>encontré esto:</w:t>
      </w:r>
    </w:p>
    <w:p w14:paraId="3189E514" w14:textId="1C6CDBA6" w:rsidR="00424C73" w:rsidRPr="00463EA1" w:rsidRDefault="00424C73">
      <w:pPr>
        <w:rPr>
          <w:lang w:val="en-US"/>
        </w:rPr>
      </w:pPr>
      <w:commentRangeStart w:id="9"/>
      <w:r>
        <w:rPr>
          <w:noProof/>
          <w:lang w:eastAsia="es-AR"/>
        </w:rPr>
        <w:drawing>
          <wp:inline distT="0" distB="0" distL="0" distR="0" wp14:anchorId="3D3A9A59" wp14:editId="7D3635E5">
            <wp:extent cx="3476625" cy="1802020"/>
            <wp:effectExtent l="0" t="0" r="0" b="8255"/>
            <wp:docPr id="2" name="Picture 2" descr="C:\Users\User\Desktop\CheckForPower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heckForPowerUp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8" t="25157" r="42445" b="54088"/>
                    <a:stretch/>
                  </pic:blipFill>
                  <pic:spPr bwMode="auto">
                    <a:xfrm>
                      <a:off x="0" y="0"/>
                      <a:ext cx="3476625" cy="18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9"/>
      <w:r w:rsidR="00B721EE">
        <w:rPr>
          <w:rStyle w:val="CommentReference"/>
        </w:rPr>
        <w:commentReference w:id="9"/>
      </w:r>
    </w:p>
    <w:p w14:paraId="1225FFD8" w14:textId="7F3093BD" w:rsidR="00424C73" w:rsidRDefault="00424C73">
      <w:pPr>
        <w:rPr>
          <w:ins w:id="10" w:author="navegador" w:date="2018-06-14T11:26:00Z"/>
        </w:rPr>
      </w:pPr>
      <w:r>
        <w:t xml:space="preserve">A primera vista el problema parece estar en que se crea una colección de </w:t>
      </w:r>
      <w:commentRangeStart w:id="11"/>
      <w:r>
        <w:t xml:space="preserve">objetos colisionables </w:t>
      </w:r>
      <w:commentRangeEnd w:id="11"/>
      <w:r w:rsidR="00463EA1">
        <w:rPr>
          <w:rStyle w:val="CommentReference"/>
        </w:rPr>
        <w:commentReference w:id="11"/>
      </w:r>
      <w:r>
        <w:t>en cada</w:t>
      </w:r>
      <w:r w:rsidR="00B64F51">
        <w:t xml:space="preserve"> frame.</w:t>
      </w:r>
      <w:r w:rsidR="00B64F51">
        <w:br/>
      </w:r>
      <w:r w:rsidR="00B64F51">
        <w:br/>
        <w:t>Estimo que con un uso de “</w:t>
      </w:r>
      <w:del w:id="12" w:author="navegador" w:date="2018-06-14T11:03:00Z">
        <w:r w:rsidR="00B64F51" w:rsidDel="005077FB">
          <w:delText>memoization</w:delText>
        </w:r>
      </w:del>
      <w:ins w:id="13" w:author="navegador" w:date="2018-06-14T11:03:00Z">
        <w:r w:rsidR="005077FB">
          <w:t>Spatial partition</w:t>
        </w:r>
      </w:ins>
      <w:r w:rsidR="00B64F51">
        <w:t>” debería mitigarse el uso de cpu fuertemente, es decir tener una colección de objetos colisionables por el jugador guardada en memoria a la cual cada objeto generado que sea colisionable se agregar al instanciarse.</w:t>
      </w:r>
    </w:p>
    <w:p w14:paraId="05A0AC9B" w14:textId="36D48544" w:rsidR="00DC565A" w:rsidRDefault="00DC565A" w:rsidP="00A53FB7">
      <w:pPr>
        <w:rPr>
          <w:ins w:id="14" w:author="navegador" w:date="2018-06-14T11:03:00Z"/>
        </w:rPr>
      </w:pPr>
    </w:p>
    <w:p w14:paraId="3E0EB851" w14:textId="2D916E49" w:rsidR="005077FB" w:rsidRPr="00A53FB7" w:rsidRDefault="005077FB" w:rsidP="00A53FB7">
      <w:pPr>
        <w:rPr>
          <w:ins w:id="15" w:author="navegador" w:date="2018-06-14T11:08:00Z"/>
        </w:rPr>
      </w:pPr>
      <w:ins w:id="16" w:author="navegador" w:date="2018-06-14T11:06:00Z">
        <w:r w:rsidRPr="00A53FB7">
          <w:lastRenderedPageBreak/>
          <w:t xml:space="preserve">Realice la optmizacion específicamente para la clase power up, es decir cree una lista de power ups global a los que la nave puede acceder para saber si colisiona con ellos y los resultados fueron que el uso de cpu en </w:t>
        </w:r>
      </w:ins>
      <w:ins w:id="17" w:author="navegador" w:date="2018-06-14T11:07:00Z">
        <w:r w:rsidRPr="00A53FB7">
          <w:t xml:space="preserve">“checkforpowerups” fue tan baja que no entro en la </w:t>
        </w:r>
      </w:ins>
      <w:ins w:id="18" w:author="navegador" w:date="2018-06-14T11:08:00Z">
        <w:r w:rsidRPr="00A53FB7">
          <w:t>medición</w:t>
        </w:r>
      </w:ins>
      <w:ins w:id="19" w:author="navegador" w:date="2018-06-14T11:07:00Z">
        <w:r w:rsidRPr="00A53FB7">
          <w:t>.</w:t>
        </w:r>
      </w:ins>
    </w:p>
    <w:p w14:paraId="2C905906" w14:textId="77777777" w:rsidR="005077FB" w:rsidRDefault="005077FB">
      <w:pPr>
        <w:rPr>
          <w:ins w:id="20" w:author="navegador" w:date="2018-06-14T11:10:00Z"/>
          <w:noProof/>
          <w:lang w:val="es-ES" w:eastAsia="es-ES"/>
        </w:rPr>
      </w:pPr>
    </w:p>
    <w:p w14:paraId="3F40BF89" w14:textId="69EFFBFB" w:rsidR="005077FB" w:rsidRDefault="005077FB">
      <w:pPr>
        <w:rPr>
          <w:ins w:id="21" w:author="navegador" w:date="2018-06-14T11:10:00Z"/>
        </w:rPr>
      </w:pPr>
      <w:ins w:id="22" w:author="navegador" w:date="2018-06-14T11:08:00Z">
        <w:r>
          <w:rPr>
            <w:noProof/>
            <w:lang w:eastAsia="es-AR"/>
          </w:rPr>
          <w:drawing>
            <wp:inline distT="0" distB="0" distL="0" distR="0" wp14:anchorId="61187519" wp14:editId="54A57114">
              <wp:extent cx="4628254" cy="1838325"/>
              <wp:effectExtent l="0" t="0" r="1270" b="0"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9"/>
                      <a:srcRect l="4853" t="42216" r="58059" b="32335"/>
                      <a:stretch/>
                    </pic:blipFill>
                    <pic:spPr bwMode="auto">
                      <a:xfrm>
                        <a:off x="0" y="0"/>
                        <a:ext cx="4633178" cy="184028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6A2C5B8" w14:textId="041596C5" w:rsidR="005077FB" w:rsidRDefault="007760B3">
      <w:pPr>
        <w:rPr>
          <w:ins w:id="23" w:author="navegador" w:date="2018-06-14T11:15:00Z"/>
        </w:rPr>
      </w:pPr>
      <w:ins w:id="24" w:author="navegador" w:date="2018-06-14T11:14:00Z">
        <w:r>
          <w:t xml:space="preserve">Las siguiente modificacionse al </w:t>
        </w:r>
      </w:ins>
      <w:ins w:id="25" w:author="navegador" w:date="2018-06-14T11:15:00Z">
        <w:r>
          <w:t>código</w:t>
        </w:r>
      </w:ins>
      <w:ins w:id="26" w:author="navegador" w:date="2018-06-14T11:14:00Z">
        <w:r>
          <w:t xml:space="preserve"> </w:t>
        </w:r>
      </w:ins>
      <w:ins w:id="27" w:author="navegador" w:date="2018-06-14T11:15:00Z">
        <w:r>
          <w:t>fueron realizadas:</w:t>
        </w:r>
      </w:ins>
    </w:p>
    <w:p w14:paraId="6A62749A" w14:textId="77777777" w:rsidR="007760B3" w:rsidRDefault="007760B3">
      <w:pPr>
        <w:rPr>
          <w:ins w:id="28" w:author="navegador" w:date="2018-06-14T11:18:00Z"/>
          <w:noProof/>
          <w:lang w:val="es-ES" w:eastAsia="es-ES"/>
        </w:rPr>
      </w:pPr>
    </w:p>
    <w:p w14:paraId="479B2883" w14:textId="77777777" w:rsidR="00DC565A" w:rsidRDefault="007760B3">
      <w:pPr>
        <w:rPr>
          <w:ins w:id="29" w:author="navegador" w:date="2018-06-14T11:26:00Z"/>
          <w:noProof/>
          <w:lang w:val="es-ES" w:eastAsia="es-ES"/>
        </w:rPr>
      </w:pPr>
      <w:ins w:id="30" w:author="navegador" w:date="2018-06-14T11:16:00Z">
        <w:r>
          <w:rPr>
            <w:noProof/>
            <w:lang w:eastAsia="es-AR"/>
          </w:rPr>
          <w:drawing>
            <wp:inline distT="0" distB="0" distL="0" distR="0" wp14:anchorId="14A33873" wp14:editId="3E79265A">
              <wp:extent cx="3563754" cy="1876425"/>
              <wp:effectExtent l="0" t="0" r="0" b="0"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0"/>
                      <a:srcRect t="13524" r="58418" b="47706"/>
                      <a:stretch/>
                    </pic:blipFill>
                    <pic:spPr bwMode="auto">
                      <a:xfrm>
                        <a:off x="0" y="0"/>
                        <a:ext cx="3642555" cy="191791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59D6399" w14:textId="1F905599" w:rsidR="00DC565A" w:rsidRDefault="00DC565A">
      <w:pPr>
        <w:rPr>
          <w:ins w:id="31" w:author="navegador" w:date="2018-06-14T11:26:00Z"/>
          <w:noProof/>
          <w:lang w:val="es-ES" w:eastAsia="es-ES"/>
        </w:rPr>
      </w:pPr>
      <w:ins w:id="32" w:author="navegador" w:date="2018-06-14T11:26:00Z">
        <w:r>
          <w:rPr>
            <w:noProof/>
            <w:lang w:val="es-ES" w:eastAsia="es-ES"/>
          </w:rPr>
          <w:t>PowerUp:</w:t>
        </w:r>
      </w:ins>
    </w:p>
    <w:p w14:paraId="5F79A861" w14:textId="266E0408" w:rsidR="007760B3" w:rsidRDefault="007760B3">
      <w:pPr>
        <w:rPr>
          <w:ins w:id="33" w:author="navegador" w:date="2018-06-14T11:24:00Z"/>
          <w:noProof/>
          <w:lang w:val="es-ES" w:eastAsia="es-ES"/>
        </w:rPr>
      </w:pPr>
      <w:ins w:id="34" w:author="navegador" w:date="2018-06-14T11:20:00Z">
        <w:r>
          <w:rPr>
            <w:noProof/>
            <w:lang w:eastAsia="es-AR"/>
          </w:rPr>
          <w:lastRenderedPageBreak/>
          <w:drawing>
            <wp:inline distT="0" distB="0" distL="0" distR="0" wp14:anchorId="3F518C55" wp14:editId="375EB211">
              <wp:extent cx="4191000" cy="2723662"/>
              <wp:effectExtent l="0" t="0" r="0" b="635"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1"/>
                      <a:srcRect l="4753" t="14426" r="49806" b="33279"/>
                      <a:stretch/>
                    </pic:blipFill>
                    <pic:spPr bwMode="auto">
                      <a:xfrm>
                        <a:off x="0" y="0"/>
                        <a:ext cx="4248963" cy="276133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56941B3" w14:textId="77777777" w:rsidR="00DC565A" w:rsidRDefault="00DC565A">
      <w:pPr>
        <w:rPr>
          <w:ins w:id="35" w:author="navegador" w:date="2018-06-14T11:24:00Z"/>
          <w:noProof/>
          <w:lang w:val="es-ES" w:eastAsia="es-ES"/>
        </w:rPr>
      </w:pPr>
    </w:p>
    <w:p w14:paraId="18BDF290" w14:textId="043A234F" w:rsidR="007760B3" w:rsidRDefault="007760B3">
      <w:pPr>
        <w:rPr>
          <w:ins w:id="36" w:author="navegador" w:date="2018-06-14T11:21:00Z"/>
          <w:noProof/>
          <w:lang w:val="es-ES" w:eastAsia="es-ES"/>
        </w:rPr>
      </w:pPr>
      <w:ins w:id="37" w:author="navegador" w:date="2018-06-14T11:24:00Z">
        <w:r>
          <w:rPr>
            <w:noProof/>
            <w:lang w:eastAsia="es-AR"/>
          </w:rPr>
          <w:drawing>
            <wp:inline distT="0" distB="0" distL="0" distR="0" wp14:anchorId="4C849CB8" wp14:editId="694AE653">
              <wp:extent cx="3091795" cy="1647825"/>
              <wp:effectExtent l="0" t="0" r="0" b="0"/>
              <wp:docPr id="9" name="Imagen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2"/>
                      <a:srcRect l="5230" t="18821" r="64066" b="52200"/>
                      <a:stretch/>
                    </pic:blipFill>
                    <pic:spPr bwMode="auto">
                      <a:xfrm>
                        <a:off x="0" y="0"/>
                        <a:ext cx="3104333" cy="165450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A864BAB" w14:textId="58DF3E3A" w:rsidR="007760B3" w:rsidRDefault="007760B3">
      <w:pPr>
        <w:rPr>
          <w:ins w:id="38" w:author="navegador" w:date="2018-06-14T11:23:00Z"/>
          <w:noProof/>
          <w:lang w:val="es-ES" w:eastAsia="es-ES"/>
        </w:rPr>
      </w:pPr>
    </w:p>
    <w:p w14:paraId="07630BBE" w14:textId="7DC6353D" w:rsidR="007760B3" w:rsidRDefault="007760B3">
      <w:pPr>
        <w:rPr>
          <w:ins w:id="39" w:author="navegador" w:date="2018-06-14T11:23:00Z"/>
          <w:noProof/>
          <w:lang w:val="es-ES" w:eastAsia="es-ES"/>
        </w:rPr>
      </w:pPr>
    </w:p>
    <w:p w14:paraId="37F54E5C" w14:textId="58CBFA29" w:rsidR="007760B3" w:rsidRDefault="007760B3">
      <w:pPr>
        <w:rPr>
          <w:ins w:id="40" w:author="navegador" w:date="2018-06-14T11:23:00Z"/>
          <w:noProof/>
          <w:lang w:val="es-ES" w:eastAsia="es-ES"/>
        </w:rPr>
      </w:pPr>
    </w:p>
    <w:p w14:paraId="2448CF76" w14:textId="184BB02C" w:rsidR="007760B3" w:rsidRDefault="007760B3">
      <w:pPr>
        <w:rPr>
          <w:ins w:id="41" w:author="navegador" w:date="2018-06-14T11:23:00Z"/>
          <w:noProof/>
          <w:lang w:val="es-ES" w:eastAsia="es-ES"/>
        </w:rPr>
      </w:pPr>
    </w:p>
    <w:p w14:paraId="2AB23458" w14:textId="118EDBD4" w:rsidR="007760B3" w:rsidRDefault="007760B3">
      <w:pPr>
        <w:rPr>
          <w:ins w:id="42" w:author="navegador" w:date="2018-06-14T11:23:00Z"/>
          <w:noProof/>
          <w:lang w:val="es-ES" w:eastAsia="es-ES"/>
        </w:rPr>
      </w:pPr>
    </w:p>
    <w:p w14:paraId="75D367FA" w14:textId="177DF387" w:rsidR="007760B3" w:rsidRDefault="007760B3">
      <w:pPr>
        <w:rPr>
          <w:ins w:id="43" w:author="navegador" w:date="2018-06-14T11:22:00Z"/>
          <w:noProof/>
          <w:lang w:val="es-ES" w:eastAsia="es-ES"/>
        </w:rPr>
      </w:pPr>
      <w:ins w:id="44" w:author="navegador" w:date="2018-06-14T11:23:00Z">
        <w:r>
          <w:rPr>
            <w:noProof/>
            <w:lang w:val="es-ES" w:eastAsia="es-ES"/>
          </w:rPr>
          <w:t>PlayerShip:</w:t>
        </w:r>
      </w:ins>
    </w:p>
    <w:p w14:paraId="6AA40E94" w14:textId="0B90F992" w:rsidR="007760B3" w:rsidRDefault="007760B3">
      <w:pPr>
        <w:rPr>
          <w:ins w:id="45" w:author="navegador" w:date="2018-06-14T11:39:00Z"/>
          <w:noProof/>
          <w:lang w:val="es-ES" w:eastAsia="es-ES"/>
        </w:rPr>
      </w:pPr>
      <w:ins w:id="46" w:author="navegador" w:date="2018-06-14T11:21:00Z">
        <w:r>
          <w:rPr>
            <w:noProof/>
            <w:lang w:eastAsia="es-AR"/>
          </w:rPr>
          <w:lastRenderedPageBreak/>
          <w:drawing>
            <wp:inline distT="0" distB="0" distL="0" distR="0" wp14:anchorId="603DA807" wp14:editId="43057AAB">
              <wp:extent cx="3344187" cy="1628775"/>
              <wp:effectExtent l="0" t="0" r="8890" b="0"/>
              <wp:docPr id="8" name="Imagen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3"/>
                      <a:srcRect l="5432" t="23142" r="61811" b="48607"/>
                      <a:stretch/>
                    </pic:blipFill>
                    <pic:spPr bwMode="auto">
                      <a:xfrm>
                        <a:off x="0" y="0"/>
                        <a:ext cx="3344187" cy="162877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68B2B38" w14:textId="77777777" w:rsidR="00B47BAD" w:rsidRDefault="00B47BAD">
      <w:pPr>
        <w:rPr>
          <w:ins w:id="47" w:author="navegador" w:date="2018-06-14T11:39:00Z"/>
          <w:noProof/>
          <w:lang w:val="es-ES" w:eastAsia="es-ES"/>
        </w:rPr>
      </w:pPr>
    </w:p>
    <w:p w14:paraId="53C307B7" w14:textId="682FA6A7" w:rsidR="00DC565A" w:rsidRDefault="00DC565A">
      <w:pPr>
        <w:rPr>
          <w:ins w:id="48" w:author="navegador" w:date="2018-06-14T11:20:00Z"/>
          <w:noProof/>
          <w:lang w:val="es-ES" w:eastAsia="es-ES"/>
        </w:rPr>
      </w:pPr>
    </w:p>
    <w:p w14:paraId="4B45C607" w14:textId="7812FD6B" w:rsidR="007760B3" w:rsidRDefault="00DC565A">
      <w:pPr>
        <w:rPr>
          <w:ins w:id="49" w:author="navegador" w:date="2018-06-14T11:18:00Z"/>
        </w:rPr>
      </w:pPr>
      <w:ins w:id="50" w:author="navegador" w:date="2018-06-14T11:27:00Z">
        <w:r>
          <w:t>Voy a aplicar la misma optimización a CheckForCollision.</w:t>
        </w:r>
      </w:ins>
    </w:p>
    <w:p w14:paraId="658B5127" w14:textId="1D80A412" w:rsidR="007760B3" w:rsidRDefault="00B47BAD">
      <w:pPr>
        <w:rPr>
          <w:ins w:id="51" w:author="User" w:date="2018-06-14T14:32:00Z"/>
          <w:noProof/>
          <w:lang w:val="es-ES" w:eastAsia="es-ES"/>
        </w:rPr>
      </w:pPr>
      <w:ins w:id="52" w:author="navegador" w:date="2018-06-14T11:39:00Z">
        <w:r>
          <w:rPr>
            <w:noProof/>
            <w:lang w:eastAsia="es-AR"/>
          </w:rPr>
          <w:drawing>
            <wp:inline distT="0" distB="0" distL="0" distR="0" wp14:anchorId="6B22FFC8" wp14:editId="60189519">
              <wp:extent cx="5898899" cy="1323975"/>
              <wp:effectExtent l="0" t="0" r="6985" b="0"/>
              <wp:docPr id="10" name="Imagen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4"/>
                      <a:srcRect t="40573" r="23625" b="29072"/>
                      <a:stretch/>
                    </pic:blipFill>
                    <pic:spPr bwMode="auto">
                      <a:xfrm>
                        <a:off x="0" y="0"/>
                        <a:ext cx="5909380" cy="132632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BD44CD1" w14:textId="040360AB" w:rsidR="00A53FB7" w:rsidRDefault="00A53FB7">
      <w:pPr>
        <w:rPr>
          <w:ins w:id="53" w:author="User" w:date="2018-06-14T14:32:00Z"/>
          <w:noProof/>
          <w:lang w:val="es-ES" w:eastAsia="es-ES"/>
        </w:rPr>
      </w:pPr>
      <w:ins w:id="54" w:author="User" w:date="2018-06-14T14:32:00Z">
        <w:r>
          <w:rPr>
            <w:noProof/>
            <w:lang w:val="es-ES" w:eastAsia="es-ES"/>
          </w:rPr>
          <w:t>Aproveche que los cambios anteriores los hize en clase y hize la siguiente comparacion contra la version sin modificar</w:t>
        </w:r>
      </w:ins>
      <w:ins w:id="55" w:author="User" w:date="2018-06-14T14:39:00Z">
        <w:r w:rsidR="008E659D">
          <w:rPr>
            <w:noProof/>
            <w:lang w:val="es-ES" w:eastAsia="es-ES"/>
          </w:rPr>
          <w:t xml:space="preserve"> en casa</w:t>
        </w:r>
      </w:ins>
      <w:ins w:id="56" w:author="User" w:date="2018-06-14T14:44:00Z">
        <w:r w:rsidR="00E0642D">
          <w:rPr>
            <w:noProof/>
            <w:lang w:val="es-ES" w:eastAsia="es-ES"/>
          </w:rPr>
          <w:t xml:space="preserve"> y a lo largo de la </w:t>
        </w:r>
      </w:ins>
      <w:ins w:id="57" w:author="User" w:date="2018-06-14T14:45:00Z">
        <w:r w:rsidR="00E0642D">
          <w:rPr>
            <w:noProof/>
            <w:lang w:val="es-ES" w:eastAsia="es-ES"/>
          </w:rPr>
          <w:t>aplicación</w:t>
        </w:r>
      </w:ins>
      <w:ins w:id="58" w:author="User" w:date="2018-06-14T14:44:00Z">
        <w:r w:rsidR="00E0642D">
          <w:rPr>
            <w:noProof/>
            <w:lang w:val="es-ES" w:eastAsia="es-ES"/>
          </w:rPr>
          <w:t xml:space="preserve"> </w:t>
        </w:r>
      </w:ins>
      <w:ins w:id="59" w:author="User" w:date="2018-06-14T14:45:00Z">
        <w:r w:rsidR="00E0642D">
          <w:rPr>
            <w:noProof/>
            <w:lang w:val="es-ES" w:eastAsia="es-ES"/>
          </w:rPr>
          <w:t>la mejora en performance es visible, las mediciones en frame 8 son bastante significativas</w:t>
        </w:r>
      </w:ins>
      <w:ins w:id="60" w:author="User" w:date="2018-06-14T14:32:00Z">
        <w:r>
          <w:rPr>
            <w:noProof/>
            <w:lang w:val="es-ES" w:eastAsia="es-ES"/>
          </w:rPr>
          <w:t>:</w:t>
        </w:r>
      </w:ins>
    </w:p>
    <w:p w14:paraId="47328103" w14:textId="778C267B" w:rsidR="00A53FB7" w:rsidRDefault="00A53FB7">
      <w:pPr>
        <w:rPr>
          <w:ins w:id="61" w:author="User" w:date="2018-06-14T14:33:00Z"/>
          <w:noProof/>
          <w:lang w:eastAsia="es-AR"/>
        </w:rPr>
      </w:pPr>
      <w:ins w:id="62" w:author="User" w:date="2018-06-14T14:33:00Z">
        <w:r>
          <w:rPr>
            <w:noProof/>
            <w:lang w:eastAsia="es-AR"/>
          </w:rPr>
          <w:t>Antes:</w:t>
        </w:r>
      </w:ins>
    </w:p>
    <w:p w14:paraId="7A93DD0B" w14:textId="4FEFCF91" w:rsidR="00A53FB7" w:rsidRDefault="00A53FB7">
      <w:pPr>
        <w:rPr>
          <w:ins w:id="63" w:author="User" w:date="2018-06-14T14:33:00Z"/>
          <w:noProof/>
          <w:lang w:val="es-ES" w:eastAsia="es-ES"/>
        </w:rPr>
      </w:pPr>
      <w:ins w:id="64" w:author="User" w:date="2018-06-14T14:32:00Z">
        <w:r>
          <w:rPr>
            <w:noProof/>
            <w:lang w:eastAsia="es-AR"/>
          </w:rPr>
          <w:drawing>
            <wp:inline distT="0" distB="0" distL="0" distR="0" wp14:anchorId="3DFACDBC" wp14:editId="1A5843EC">
              <wp:extent cx="3095625" cy="1533525"/>
              <wp:effectExtent l="0" t="0" r="9525" b="952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5"/>
                      <a:srcRect l="27005" t="37580" r="17797" b="28237"/>
                      <a:stretch/>
                    </pic:blipFill>
                    <pic:spPr bwMode="auto">
                      <a:xfrm>
                        <a:off x="0" y="0"/>
                        <a:ext cx="3097816" cy="153461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6AD2715" w14:textId="4C1F93EC" w:rsidR="00A53FB7" w:rsidRDefault="00A53FB7">
      <w:pPr>
        <w:rPr>
          <w:ins w:id="65" w:author="User" w:date="2018-06-14T14:33:00Z"/>
          <w:noProof/>
          <w:lang w:val="es-ES" w:eastAsia="es-ES"/>
        </w:rPr>
      </w:pPr>
      <w:ins w:id="66" w:author="User" w:date="2018-06-14T14:33:00Z">
        <w:r>
          <w:rPr>
            <w:noProof/>
            <w:lang w:val="es-ES" w:eastAsia="es-ES"/>
          </w:rPr>
          <w:t>Despues:</w:t>
        </w:r>
      </w:ins>
    </w:p>
    <w:p w14:paraId="51BBB3F9" w14:textId="77777777" w:rsidR="00E0642D" w:rsidRDefault="00E0642D">
      <w:pPr>
        <w:rPr>
          <w:ins w:id="67" w:author="User" w:date="2018-06-14T14:44:00Z"/>
          <w:noProof/>
          <w:lang w:eastAsia="es-AR"/>
        </w:rPr>
      </w:pPr>
    </w:p>
    <w:p w14:paraId="4BC127C5" w14:textId="1A9D515E" w:rsidR="00A53FB7" w:rsidRDefault="00E0642D">
      <w:pPr>
        <w:pBdr>
          <w:bottom w:val="single" w:sz="6" w:space="1" w:color="auto"/>
        </w:pBdr>
        <w:rPr>
          <w:ins w:id="68" w:author="User" w:date="2018-06-14T15:01:00Z"/>
          <w:noProof/>
          <w:lang w:val="es-ES" w:eastAsia="es-ES"/>
        </w:rPr>
      </w:pPr>
      <w:ins w:id="69" w:author="User" w:date="2018-06-14T14:44:00Z">
        <w:r>
          <w:rPr>
            <w:noProof/>
            <w:lang w:eastAsia="es-AR"/>
          </w:rPr>
          <w:lastRenderedPageBreak/>
          <w:drawing>
            <wp:inline distT="0" distB="0" distL="0" distR="0" wp14:anchorId="20474803" wp14:editId="083E1BC3">
              <wp:extent cx="3048000" cy="1524000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6"/>
                      <a:srcRect l="15116" t="19533" r="30535" b="46497"/>
                      <a:stretch/>
                    </pic:blipFill>
                    <pic:spPr bwMode="auto">
                      <a:xfrm>
                        <a:off x="0" y="0"/>
                        <a:ext cx="3050157" cy="1525079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79122391" w14:textId="13927EA1" w:rsidR="00896F8B" w:rsidRDefault="00896F8B">
      <w:pPr>
        <w:rPr>
          <w:ins w:id="70" w:author="User" w:date="2018-06-14T15:02:00Z"/>
          <w:noProof/>
          <w:lang w:val="es-ES" w:eastAsia="es-ES"/>
        </w:rPr>
      </w:pPr>
      <w:ins w:id="71" w:author="User" w:date="2018-06-14T15:02:00Z">
        <w:r>
          <w:rPr>
            <w:noProof/>
            <w:lang w:val="es-ES" w:eastAsia="es-ES"/>
          </w:rPr>
          <w:t>Una nueva medicion muestra el siguiente hotspot:</w:t>
        </w:r>
      </w:ins>
    </w:p>
    <w:p w14:paraId="30E1BE94" w14:textId="77777777" w:rsidR="00896F8B" w:rsidRDefault="00896F8B">
      <w:pPr>
        <w:rPr>
          <w:ins w:id="72" w:author="User" w:date="2018-06-14T15:02:00Z"/>
          <w:noProof/>
          <w:lang w:eastAsia="es-AR"/>
        </w:rPr>
      </w:pPr>
    </w:p>
    <w:p w14:paraId="18CD35B7" w14:textId="6F518D1E" w:rsidR="00896F8B" w:rsidRDefault="00896F8B">
      <w:pPr>
        <w:rPr>
          <w:ins w:id="73" w:author="navegador" w:date="2018-06-14T11:19:00Z"/>
          <w:noProof/>
          <w:lang w:val="es-ES" w:eastAsia="es-ES"/>
        </w:rPr>
      </w:pPr>
      <w:ins w:id="74" w:author="User" w:date="2018-06-14T15:02:00Z">
        <w:r>
          <w:rPr>
            <w:noProof/>
            <w:lang w:eastAsia="es-AR"/>
          </w:rPr>
          <w:drawing>
            <wp:inline distT="0" distB="0" distL="0" distR="0" wp14:anchorId="269FA67F" wp14:editId="3C5C8D34">
              <wp:extent cx="4888507" cy="2476500"/>
              <wp:effectExtent l="0" t="0" r="762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7"/>
                      <a:srcRect l="17663" t="30785" r="17967" b="28450"/>
                      <a:stretch/>
                    </pic:blipFill>
                    <pic:spPr bwMode="auto">
                      <a:xfrm>
                        <a:off x="0" y="0"/>
                        <a:ext cx="4891969" cy="247825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7C3A792F" w14:textId="77777777" w:rsidR="00896F8B" w:rsidRDefault="00896F8B">
      <w:pPr>
        <w:rPr>
          <w:ins w:id="75" w:author="User" w:date="2018-06-14T15:08:00Z"/>
        </w:rPr>
      </w:pPr>
      <w:ins w:id="76" w:author="User" w:date="2018-06-14T15:03:00Z">
        <w:r>
          <w:t xml:space="preserve">Mi Teoria es que esta parte del </w:t>
        </w:r>
      </w:ins>
      <w:ins w:id="77" w:author="User" w:date="2018-06-14T15:04:00Z">
        <w:r>
          <w:t>método</w:t>
        </w:r>
      </w:ins>
      <w:ins w:id="78" w:author="User" w:date="2018-06-14T15:03:00Z">
        <w:r>
          <w:t xml:space="preserve"> </w:t>
        </w:r>
      </w:ins>
      <w:ins w:id="79" w:author="User" w:date="2018-06-14T15:04:00Z">
        <w:r>
          <w:t xml:space="preserve">esta realizándose mas veces de la necesaria y que </w:t>
        </w:r>
      </w:ins>
      <w:ins w:id="80" w:author="User" w:date="2018-06-14T15:05:00Z">
        <w:r>
          <w:t>se ganara algo de performance sacándolo del doble ciclo for</w:t>
        </w:r>
      </w:ins>
      <w:ins w:id="81" w:author="User" w:date="2018-06-14T15:08:00Z">
        <w:r>
          <w:t>.</w:t>
        </w:r>
      </w:ins>
    </w:p>
    <w:p w14:paraId="6203BF87" w14:textId="2CE70187" w:rsidR="007760B3" w:rsidRDefault="00896F8B">
      <w:pPr>
        <w:rPr>
          <w:ins w:id="82" w:author="User" w:date="2018-06-14T15:05:00Z"/>
        </w:rPr>
      </w:pPr>
      <w:ins w:id="83" w:author="User" w:date="2018-06-14T15:07:00Z">
        <w:r>
          <w:t xml:space="preserve"> </w:t>
        </w:r>
      </w:ins>
      <w:ins w:id="84" w:author="User" w:date="2018-06-14T15:08:00Z">
        <w:r>
          <w:t>A</w:t>
        </w:r>
      </w:ins>
      <w:ins w:id="85" w:author="User" w:date="2018-06-14T15:07:00Z">
        <w:r>
          <w:t>un asi el proceso de cortar piezas de la imagen antes de mostrarla y mostrarla por piezas me resulta algo sospechoso, principalmente en los enemigos cuyas piezas no cambian, concidero la posibilidad</w:t>
        </w:r>
      </w:ins>
      <w:ins w:id="86" w:author="User" w:date="2018-06-14T15:08:00Z">
        <w:r>
          <w:t xml:space="preserve"> de tener que hacer un método que reemplaze a este completamente en el caso de los enemigos</w:t>
        </w:r>
      </w:ins>
      <w:ins w:id="87" w:author="User" w:date="2018-06-14T15:09:00Z">
        <w:r>
          <w:t>(espero no tener que hacerlo para no tener que aprender como funciona la graficacion a fondo)</w:t>
        </w:r>
      </w:ins>
      <w:ins w:id="88" w:author="User" w:date="2018-06-14T15:08:00Z">
        <w:r>
          <w:t>.</w:t>
        </w:r>
      </w:ins>
    </w:p>
    <w:p w14:paraId="61BF0E73" w14:textId="77777777" w:rsidR="00896F8B" w:rsidRDefault="00896F8B">
      <w:pPr>
        <w:rPr>
          <w:ins w:id="89" w:author="User" w:date="2018-06-14T15:06:00Z"/>
          <w:noProof/>
          <w:lang w:eastAsia="es-AR"/>
        </w:rPr>
      </w:pPr>
    </w:p>
    <w:p w14:paraId="696345B4" w14:textId="40C19CC6" w:rsidR="00896F8B" w:rsidRDefault="00896F8B">
      <w:pPr>
        <w:rPr>
          <w:ins w:id="90" w:author="User" w:date="2018-06-14T15:15:00Z"/>
        </w:rPr>
      </w:pPr>
      <w:ins w:id="91" w:author="User" w:date="2018-06-14T15:05:00Z">
        <w:r>
          <w:rPr>
            <w:noProof/>
            <w:lang w:eastAsia="es-AR"/>
          </w:rPr>
          <w:lastRenderedPageBreak/>
          <w:drawing>
            <wp:inline distT="0" distB="0" distL="0" distR="0" wp14:anchorId="5EA81C30" wp14:editId="5667A8AE">
              <wp:extent cx="3019425" cy="1600200"/>
              <wp:effectExtent l="0" t="0" r="9525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8"/>
                      <a:srcRect l="27514" t="23779" r="18646" b="40552"/>
                      <a:stretch/>
                    </pic:blipFill>
                    <pic:spPr bwMode="auto">
                      <a:xfrm>
                        <a:off x="0" y="0"/>
                        <a:ext cx="3021562" cy="160133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38F57CD" w14:textId="37F0DA4B" w:rsidR="00023D30" w:rsidRDefault="00023D30">
      <w:pPr>
        <w:pBdr>
          <w:bottom w:val="single" w:sz="6" w:space="1" w:color="auto"/>
        </w:pBdr>
        <w:rPr>
          <w:ins w:id="92" w:author="User" w:date="2018-06-14T18:43:00Z"/>
        </w:rPr>
      </w:pPr>
      <w:ins w:id="93" w:author="User" w:date="2018-06-14T15:22:00Z">
        <w:r>
          <w:t>Al hacer eso y ademas mover la línea graphics .Dispose(); abajo del doble for el resultado fue que todas las naves se ven iguales</w:t>
        </w:r>
      </w:ins>
      <w:ins w:id="94" w:author="User" w:date="2018-06-14T15:26:00Z">
        <w:r w:rsidR="00E230D5">
          <w:t>, sospecho que la clase graphics debe usar algún cache</w:t>
        </w:r>
      </w:ins>
      <w:ins w:id="95" w:author="User" w:date="2018-06-14T15:27:00Z">
        <w:r w:rsidR="00E230D5">
          <w:t>, voy a investigar…</w:t>
        </w:r>
      </w:ins>
    </w:p>
    <w:p w14:paraId="76EF4E53" w14:textId="3D8AEE7A" w:rsidR="00D2420A" w:rsidRDefault="00D2420A">
      <w:pPr>
        <w:rPr>
          <w:ins w:id="96" w:author="User" w:date="2018-06-14T18:47:00Z"/>
        </w:rPr>
      </w:pPr>
      <w:ins w:id="97" w:author="User" w:date="2018-06-14T18:43:00Z">
        <w:r>
          <w:t xml:space="preserve">La medición anterior también mostro una carga de CPU relevante en el </w:t>
        </w:r>
      </w:ins>
      <w:ins w:id="98" w:author="User" w:date="2018-06-14T18:48:00Z">
        <w:r>
          <w:t>método</w:t>
        </w:r>
      </w:ins>
      <w:ins w:id="99" w:author="User" w:date="2018-06-14T18:43:00Z">
        <w:r>
          <w:t xml:space="preserve"> </w:t>
        </w:r>
        <w:bookmarkStart w:id="100" w:name="_GoBack"/>
        <w:bookmarkEnd w:id="100"/>
        <w:r>
          <w:t>LoadImage</w:t>
        </w:r>
      </w:ins>
      <w:ins w:id="101" w:author="User" w:date="2018-06-14T18:48:00Z">
        <w:r>
          <w:t>()</w:t>
        </w:r>
      </w:ins>
    </w:p>
    <w:p w14:paraId="681DD24A" w14:textId="77777777" w:rsidR="00D2420A" w:rsidRDefault="00D2420A">
      <w:pPr>
        <w:rPr>
          <w:ins w:id="102" w:author="User" w:date="2018-06-14T18:48:00Z"/>
          <w:noProof/>
          <w:lang w:eastAsia="es-AR"/>
        </w:rPr>
      </w:pPr>
    </w:p>
    <w:p w14:paraId="0894B7DF" w14:textId="3D18B8F9" w:rsidR="00D2420A" w:rsidRDefault="00D2420A">
      <w:pPr>
        <w:rPr>
          <w:ins w:id="103" w:author="User" w:date="2018-06-14T15:16:00Z"/>
          <w:noProof/>
          <w:lang w:eastAsia="es-AR"/>
        </w:rPr>
      </w:pPr>
      <w:ins w:id="104" w:author="User" w:date="2018-06-14T18:47:00Z">
        <w:r>
          <w:rPr>
            <w:noProof/>
            <w:lang w:eastAsia="es-AR"/>
          </w:rPr>
          <w:drawing>
            <wp:inline distT="0" distB="0" distL="0" distR="0" wp14:anchorId="787D0152" wp14:editId="3A2FCFAC">
              <wp:extent cx="5673363" cy="1752600"/>
              <wp:effectExtent l="0" t="0" r="381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9"/>
                      <a:srcRect l="28364" t="47134" r="18306" b="32271"/>
                      <a:stretch/>
                    </pic:blipFill>
                    <pic:spPr bwMode="auto">
                      <a:xfrm>
                        <a:off x="0" y="0"/>
                        <a:ext cx="5677379" cy="175384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8EE8AE7" w14:textId="16F8036A" w:rsidR="00023D30" w:rsidRDefault="00023D30">
      <w:pPr>
        <w:rPr>
          <w:ins w:id="105" w:author="navegador" w:date="2018-06-14T09:54:00Z"/>
        </w:rPr>
      </w:pPr>
    </w:p>
    <w:p w14:paraId="398E4DEA" w14:textId="487229B2" w:rsidR="000E1338" w:rsidRDefault="000E1338">
      <w:pPr>
        <w:pBdr>
          <w:bottom w:val="single" w:sz="6" w:space="1" w:color="auto"/>
        </w:pBdr>
        <w:rPr>
          <w:ins w:id="106" w:author="navegador" w:date="2018-06-14T09:54:00Z"/>
        </w:rPr>
      </w:pPr>
    </w:p>
    <w:p w14:paraId="3A18FD5C" w14:textId="77367ABD" w:rsidR="000E1338" w:rsidRDefault="000E1338">
      <w:pPr>
        <w:rPr>
          <w:ins w:id="107" w:author="navegador" w:date="2018-06-14T09:55:00Z"/>
        </w:rPr>
      </w:pPr>
      <w:ins w:id="108" w:author="navegador" w:date="2018-06-14T09:54:00Z">
        <w:r>
          <w:lastRenderedPageBreak/>
          <w:t xml:space="preserve">Cosas para después: </w:t>
        </w:r>
        <w:r>
          <w:rPr>
            <w:noProof/>
            <w:lang w:eastAsia="es-AR"/>
          </w:rPr>
          <w:drawing>
            <wp:inline distT="0" distB="0" distL="0" distR="0" wp14:anchorId="6E35B64A" wp14:editId="495FB1D8">
              <wp:extent cx="5612130" cy="3169285"/>
              <wp:effectExtent l="0" t="0" r="7620" b="0"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69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0FAB9C" w14:textId="757F0FE1" w:rsidR="000E1338" w:rsidRPr="00424C73" w:rsidRDefault="000E1338">
      <w:ins w:id="109" w:author="navegador" w:date="2018-06-14T09:55:00Z">
        <w:r>
          <w:rPr>
            <w:noProof/>
            <w:lang w:eastAsia="es-AR"/>
          </w:rPr>
          <w:drawing>
            <wp:inline distT="0" distB="0" distL="0" distR="0" wp14:anchorId="2691192F" wp14:editId="5770927B">
              <wp:extent cx="5612130" cy="3169285"/>
              <wp:effectExtent l="0" t="0" r="762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69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0E1338" w:rsidRPr="00424C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8" w:author="Ricardo Moran" w:date="2018-06-14T08:18:00Z" w:initials="RM">
    <w:p w14:paraId="1B57AAC6" w14:textId="672A51C1" w:rsidR="00B721EE" w:rsidRDefault="00B721EE">
      <w:pPr>
        <w:pStyle w:val="CommentText"/>
      </w:pPr>
      <w:r>
        <w:rPr>
          <w:rStyle w:val="CommentReference"/>
        </w:rPr>
        <w:annotationRef/>
      </w:r>
      <w:r>
        <w:t>¿Éste es el único lugar donde hay código de este tipo?</w:t>
      </w:r>
    </w:p>
  </w:comment>
  <w:comment w:id="9" w:author="Ricardo Moran" w:date="2018-06-14T08:17:00Z" w:initials="RM">
    <w:p w14:paraId="74DDC224" w14:textId="29089CDF" w:rsidR="00B721EE" w:rsidRDefault="00B721EE">
      <w:pPr>
        <w:pStyle w:val="CommentText"/>
      </w:pPr>
      <w:r>
        <w:rPr>
          <w:rStyle w:val="CommentReference"/>
        </w:rPr>
        <w:annotationRef/>
      </w:r>
      <w:r>
        <w:t>Podrías recortar la imagen para que no haga falta hacer zoom para leer el código, no?</w:t>
      </w:r>
    </w:p>
  </w:comment>
  <w:comment w:id="11" w:author="Ricardo Moran" w:date="2018-06-14T08:02:00Z" w:initials="RM">
    <w:p w14:paraId="5C0C9082" w14:textId="77777777" w:rsidR="00463EA1" w:rsidRDefault="00463EA1">
      <w:pPr>
        <w:pStyle w:val="CommentText"/>
      </w:pPr>
      <w:r>
        <w:rPr>
          <w:rStyle w:val="CommentReference"/>
        </w:rPr>
        <w:annotationRef/>
      </w:r>
      <w:r>
        <w:t>Ojo que no son “objetos colisionables” sino “objetos que están colisionando con la nave del jugador”.</w:t>
      </w:r>
    </w:p>
    <w:p w14:paraId="4949CC28" w14:textId="73F62E98" w:rsidR="00B721EE" w:rsidRDefault="00B721EE">
      <w:pPr>
        <w:pStyle w:val="CommentText"/>
      </w:pPr>
      <w:r>
        <w:t>Si querés detectar los powerups necesitás resolver de alguna forma las colisiones, ¿cuál es el problema de fondo en el código que mostrás?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57AAC6" w15:done="0"/>
  <w15:commentEx w15:paraId="74DDC224" w15:done="0"/>
  <w15:commentEx w15:paraId="4949CC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B57AAC6" w16cid:durableId="1ECCA34F"/>
  <w16cid:commentId w16cid:paraId="74DDC224" w16cid:durableId="1ECCA30D"/>
  <w16cid:commentId w16cid:paraId="4949CC28" w16cid:durableId="1ECC9F9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icardo Moran">
    <w15:presenceInfo w15:providerId="Windows Live" w15:userId="39f6275b2f201aa1"/>
  </w15:person>
  <w15:person w15:author="navegador">
    <w15:presenceInfo w15:providerId="None" w15:userId="navegad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80C"/>
    <w:rsid w:val="00023D30"/>
    <w:rsid w:val="00074C77"/>
    <w:rsid w:val="000E1338"/>
    <w:rsid w:val="0024780C"/>
    <w:rsid w:val="0029097F"/>
    <w:rsid w:val="00297FCE"/>
    <w:rsid w:val="00424C73"/>
    <w:rsid w:val="0043339C"/>
    <w:rsid w:val="00463EA1"/>
    <w:rsid w:val="00475463"/>
    <w:rsid w:val="005077FB"/>
    <w:rsid w:val="006973E6"/>
    <w:rsid w:val="006A4FAB"/>
    <w:rsid w:val="007760B3"/>
    <w:rsid w:val="00896F8B"/>
    <w:rsid w:val="008E659D"/>
    <w:rsid w:val="0092120A"/>
    <w:rsid w:val="00A53FB7"/>
    <w:rsid w:val="00B430A9"/>
    <w:rsid w:val="00B43293"/>
    <w:rsid w:val="00B47BAD"/>
    <w:rsid w:val="00B64F51"/>
    <w:rsid w:val="00B721EE"/>
    <w:rsid w:val="00B952D2"/>
    <w:rsid w:val="00BE2EC1"/>
    <w:rsid w:val="00D2420A"/>
    <w:rsid w:val="00DC565A"/>
    <w:rsid w:val="00E0642D"/>
    <w:rsid w:val="00E2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7B9B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y">
    <w:name w:val="by"/>
    <w:basedOn w:val="DefaultParagraphFont"/>
    <w:rsid w:val="0024780C"/>
  </w:style>
  <w:style w:type="character" w:styleId="Strong">
    <w:name w:val="Strong"/>
    <w:basedOn w:val="DefaultParagraphFont"/>
    <w:uiPriority w:val="22"/>
    <w:qFormat/>
    <w:rsid w:val="0024780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63E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3E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3E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E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3EA1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y">
    <w:name w:val="by"/>
    <w:basedOn w:val="DefaultParagraphFont"/>
    <w:rsid w:val="0024780C"/>
  </w:style>
  <w:style w:type="character" w:styleId="Strong">
    <w:name w:val="Strong"/>
    <w:basedOn w:val="DefaultParagraphFont"/>
    <w:uiPriority w:val="22"/>
    <w:qFormat/>
    <w:rsid w:val="0024780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63E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3E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3E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E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3EA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3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0183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697125865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54611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5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48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21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5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972683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2207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7417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342658952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59463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4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3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3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1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686496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8966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8723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39277328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94917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48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9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48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294386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4099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7918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907914987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211709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3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83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46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5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781988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654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4270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622997411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10469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84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10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1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65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205577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4502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3482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2106460061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727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1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21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19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61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890767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11/relationships/people" Target="peop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92499-1060-4833-AF23-757EC9B8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</Pages>
  <Words>348</Words>
  <Characters>1920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basheer</Company>
  <LinksUpToDate>false</LinksUpToDate>
  <CharactersWithSpaces>2264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2018-06-14T17:50:00Z</dcterms:created>
  <dcterms:modified xsi:type="dcterms:W3CDTF">2018-06-14T21:48:00Z</dcterms:modified>
</cp:coreProperties>
</file>